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LIABILITY</w:t>
      </w:r>
    </w:p>
    <w:p>
      <w:r>
        <w:t xml:space="preserve">6.1 Consultant’s total liability under this Agreement shall not exceed </w:t>
      </w:r>
      <w:del w:id="1" w:author="DeepSolve AI" w:date="2026-06-16T00:00:00Z">
        <w:r>
          <w:delText xml:space="preserve">the fees paid in the one (1) month preceding the claim.</w:delText>
        </w:r>
      </w:del>
      <w:ins w:id="2" w:author="DeepSolve AI" w:date="2026-06-16T00:00:00Z">
        <w:r>
          <w:t xml:space="preserve">the greater of twelve (12) months’ fees or $250,000, and is mutual and non-waivable.</w:t>
        </w:r>
      </w:ins>
    </w:p>
    <w:p>
      <w:r>
        <w:t xml:space="preserve">6.2 Consultant shall not be liable for any indirect, special, or consequential damages.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2026-06-16T07:38:27.864Z</dcterms:created>
  <dcterms:modified xsi:type="dcterms:W3CDTF">2026-06-16T07:38:27.866Z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